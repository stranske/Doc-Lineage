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Café &amp; Co. owes </w:t>
      </w:r>
      <w:ins w:author="Doc-Lineage" w:id="1" w:date="2000-01-01T00:00:00Z">
        <w:r>
          <w:t>&lt;€75&gt;</w:t>
        </w:r>
      </w:ins>
      <w:del w:author="Doc-Lineage" w:id="2" w:date="2000-01-01T00:00:00Z">
        <w:r>
          <w:delText>&lt;€50&gt;</w:delText>
        </w:r>
      </w:del>
      <w:r>
        <w:t>.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 xmlns:w="http://schemas.openxmlformats.org/wordprocessingml/2006/main"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