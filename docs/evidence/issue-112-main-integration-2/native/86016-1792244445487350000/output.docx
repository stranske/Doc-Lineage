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ins w:author="Doc-Lineage" w:id="1" w:date="2000-01-01T00:00:00Z">
        <w:r>
          <w:t xml:space="preserve">The fee is ten dollars.</w:t>
        </w:r>
      </w:ins>
      <w:del w:author="Doc-Lineage" w:id="3" w:date="2000-01-01T00:00:00Z">
        <w:r>
          <w:delText xml:space="preserve">Changed but still a valid DOCX package.</w:delText>
        </w:r>
      </w:del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 xmlns:w="http://schemas.openxmlformats.org/wordprocessingml/2006/main"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